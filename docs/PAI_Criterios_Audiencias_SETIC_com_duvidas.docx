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6"/>
          <w:szCs w:val="36"/>
          <w:rtl w:val="0"/>
        </w:rPr>
        <w:t xml:space="preserve">Critérios de Classificação de Audiências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Definição de audiências Efetivas, Adiadas e impactos no IAD — Painel de Autoinspeção (PAI)</w:t>
      </w:r>
      <w:r w:rsidDel="00000000" w:rsidR="00000000" w:rsidRPr="00000000">
        <w:rPr>
          <w:rtl w:val="0"/>
        </w:rPr>
      </w:r>
    </w:p>
    <w:tbl>
      <w:tblPr>
        <w:tblStyle w:val="Table1"/>
        <w:tblW w:w="153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0"/>
        <w:gridCol w:w="5851"/>
        <w:gridCol w:w="2156"/>
        <w:gridCol w:w="3541"/>
        <w:tblGridChange w:id="0">
          <w:tblGrid>
            <w:gridCol w:w="3850"/>
            <w:gridCol w:w="5851"/>
            <w:gridCol w:w="2156"/>
            <w:gridCol w:w="3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f6f" w:space="0" w:sz="6" w:val="single"/>
              <w:left w:color="1a3f6f" w:space="0" w:sz="6" w:val="single"/>
              <w:bottom w:color="1a3f6f" w:space="0" w:sz="6" w:val="single"/>
              <w:right w:color="1a3f6f" w:space="0" w:sz="6" w:val="single"/>
            </w:tcBorders>
            <w:shd w:fill="1a3f6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Situação / 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6" w:val="single"/>
              <w:left w:color="1a3f6f" w:space="0" w:sz="6" w:val="single"/>
              <w:bottom w:color="1a3f6f" w:space="0" w:sz="6" w:val="single"/>
              <w:right w:color="1a3f6f" w:space="0" w:sz="6" w:val="single"/>
            </w:tcBorders>
            <w:shd w:fill="1a3f6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Critério /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6" w:val="single"/>
              <w:left w:color="1a3f6f" w:space="0" w:sz="6" w:val="single"/>
              <w:bottom w:color="1a3f6f" w:space="0" w:sz="6" w:val="single"/>
              <w:right w:color="1a3f6f" w:space="0" w:sz="6" w:val="single"/>
            </w:tcBorders>
            <w:shd w:fill="1a3f6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f6f" w:space="0" w:sz="6" w:val="single"/>
              <w:left w:color="1a3f6f" w:space="0" w:sz="6" w:val="single"/>
              <w:bottom w:color="1a3f6f" w:space="0" w:sz="6" w:val="single"/>
              <w:right w:color="1a3f6f" w:space="0" w:sz="6" w:val="single"/>
            </w:tcBorders>
            <w:shd w:fill="1a3f6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Observação</w:t>
            </w:r>
            <w:ins w:author="ERIC LOPES MELLO" w:id="0" w:date="2026-09-24T18:50:30Z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ffffff"/>
                  <w:sz w:val="18"/>
                  <w:szCs w:val="18"/>
                  <w:rtl w:val="0"/>
                </w:rPr>
                <w:t xml:space="preserve"> (Fora do script)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9a84c" w:space="0" w:sz="8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0a2342" w:val="clear"/>
            <w:tcMar>
              <w:top w:w="100.0" w:type="dxa"/>
              <w:left w:w="2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c96e"/>
                <w:sz w:val="22"/>
                <w:szCs w:val="22"/>
                <w:rtl w:val="0"/>
              </w:rPr>
              <w:t xml:space="preserve">⚖  Regra Geral — Todos os Tipos de Audiência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Mesma categoria redesignada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 Magistrado designa nova audiência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highlight w:val="yellow"/>
                <w:rtl w:val="0"/>
              </w:rPr>
              <w:t xml:space="preserve">do mesmo tipo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que a realizada.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Exemplos: UNA → UNA · Instrução → Instrução · Inicial →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Aplica-se a todos os tipos: Inicial, UNA (rito ordinário ou sumaríssimo) e Instrução.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9a84c" w:space="0" w:sz="8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0a2342" w:val="clear"/>
            <w:tcMar>
              <w:top w:w="100.0" w:type="dxa"/>
              <w:left w:w="2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c96e"/>
                <w:sz w:val="22"/>
                <w:szCs w:val="22"/>
                <w:rtl w:val="0"/>
              </w:rPr>
              <w:t xml:space="preserve">📋  Audiência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0" w:lineRule="auto"/>
              <w:jc w:val="left"/>
              <w:rPr>
                <w:highlight w:val="yellow"/>
              </w:rPr>
            </w:pPr>
            <w:commentRangeStart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Designação de audiência posterior </w:t>
            </w:r>
            <w:commentRangeEnd w:id="7"/>
            <w:r>
              <w:rPr>
                <w:rStyle w:val="CommentReference"/>
              </w:rPr>
              <w:commentReference w:id="7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highlight w:val="yellow"/>
                <w:rtl w:val="0"/>
              </w:rPr>
              <w:t xml:space="preserve">de qualquer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 Magistrado determina a realização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qualquer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audiência subsequente: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Instrução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Encerramento de Instrução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Julgamento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e8f5e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7"/>
                <w:szCs w:val="17"/>
                <w:rtl w:val="0"/>
              </w:rPr>
              <w:t xml:space="preserve">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0" w:lineRule="auto"/>
              <w:jc w:val="left"/>
              <w:rPr/>
            </w:pPr>
            <w:commentRangeStart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 audiência inicial cumpre seu papel ao gerar encaminhamento processual.</w:t>
            </w:r>
            <w:commentRangeEnd w:id="0"/>
            <w:r>
              <w:rPr>
                <w:rStyle w:val="CommentReference"/>
              </w:rPr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Designa nova audiência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 Magistrado designa outra audiência do mesmo tipo (Inicial).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Regra geral de mesma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9a84c" w:space="0" w:sz="8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0a2342" w:val="clear"/>
            <w:tcMar>
              <w:top w:w="100.0" w:type="dxa"/>
              <w:left w:w="2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commentRangeStart w:id="9"/>
            <w:commentRangeStart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c96e"/>
                <w:sz w:val="22"/>
                <w:szCs w:val="22"/>
                <w:rtl w:val="0"/>
              </w:rPr>
              <w:t xml:space="preserve">🔵  Audiência UNA (Rito Ordinário ou Sumaríssimo)</w:t>
            </w:r>
            <w:commentRangeEnd w:id="1"/>
            <w:commentRangeEnd w:id="9"/>
            <w:r>
              <w:rPr>
                <w:rStyle w:val="CommentReference"/>
              </w:rPr>
              <w:commentReference w:id="9"/>
            </w:r>
            <w:r>
              <w:rPr>
                <w:rStyle w:val="CommentReference"/>
              </w:rPr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Designa nova audiência 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O Magistrado designa outra audiência 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Regra geral de mesma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0" w:lineRule="auto"/>
              <w:jc w:val="left"/>
              <w:rPr/>
            </w:pPr>
            <w:commentRangeStart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Bipartição — designa Instrução</w:t>
            </w:r>
            <w:commentRangeEnd w:id="2"/>
            <w:r>
              <w:rPr>
                <w:rStyle w:val="CommentReference"/>
              </w:rPr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 Magistrado designa audiência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Instrução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após a 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Considera-se audiência bipartida: as provas orais deveriam ser colhidas na própria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Após 3 dias: movimentos de diligência + Encerramento de Instrução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Até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highlight w:val="yellow"/>
                <w:rtl w:val="0"/>
              </w:rPr>
              <w:t xml:space="preserve">dias úteis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, há registro de ao menos um dos movimentos: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Perícia 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Expedição de ofício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Expedição de carta precatória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ins w:author="PAULO ROBERTO DA SILVA SOBRINHO" w:id="1" w:date="2026-09-23T20:20:05Z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highlight w:val="yellow"/>
                <w:u w:val="none"/>
                <w:vertAlign w:val="baseline"/>
                <w:rtl w:val="0"/>
              </w:rPr>
              <w:t xml:space="preserve">Expedição de mandado</w:t>
            </w:r>
            <w:ins w:author="PAULO ROBERTO DA SILVA SOBRINHO" w:id="1" w:date="2026-09-23T20:20:0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0" w:lineRule="auto"/>
              <w:ind w:left="360" w:hanging="200"/>
              <w:rPr>
                <w:ins w:author="PAULO ROBERTO DA SILVA SOBRINHO" w:id="1" w:date="2026-09-23T20:20:05Z"/>
                <w:sz w:val="17"/>
                <w:szCs w:val="17"/>
                <w:highlight w:val="yellow"/>
              </w:rPr>
            </w:pPr>
            <w:ins w:author="PAULO ROBERTO DA SILVA SOBRINHO" w:id="1" w:date="2026-09-23T20:20:05Z">
              <w:r w:rsidDel="00000000" w:rsidR="00000000" w:rsidRPr="00000000">
                <w:rPr>
                  <w:sz w:val="17"/>
                  <w:szCs w:val="17"/>
                  <w:highlight w:val="yellow"/>
                  <w:rtl w:val="0"/>
                  <w:rPrChange w:author="PAULO ROBERTO DA SILVA SOBRINHO" w:id="2" w:date="2026-09-23T20:20:05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highlight w:val="yellow"/>
                      <w:u w:val="none"/>
                      <w:vertAlign w:val="baseline"/>
                    </w:rPr>
                  </w:rPrChange>
                </w:rPr>
                <w:t xml:space="preserve">Marcação de audiência de julgamento</w:t>
              </w:r>
            </w:ins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0" w:lineRule="auto"/>
              <w:ind w:left="360" w:hanging="200"/>
              <w:rPr>
                <w:ins w:author="PAULO ROBERTO DA SILVA SOBRINHO" w:id="1" w:date="2026-09-23T20:20:05Z"/>
                <w:sz w:val="17"/>
                <w:szCs w:val="17"/>
                <w:highlight w:val="yellow"/>
              </w:rPr>
            </w:pPr>
            <w:ins w:author="PAULO ROBERTO DA SILVA SOBRINHO" w:id="1" w:date="2026-09-23T20:20:05Z">
              <w:r w:rsidDel="00000000" w:rsidR="00000000" w:rsidRPr="00000000">
                <w:rPr>
                  <w:sz w:val="17"/>
                  <w:szCs w:val="17"/>
                  <w:highlight w:val="yellow"/>
                  <w:rtl w:val="0"/>
                  <w:rPrChange w:author="PAULO ROBERTO DA SILVA SOBRINHO" w:id="2" w:date="2026-09-23T20:20:05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highlight w:val="yellow"/>
                      <w:u w:val="none"/>
                      <w:vertAlign w:val="baseline"/>
                    </w:rPr>
                  </w:rPrChange>
                </w:rPr>
                <w:t xml:space="preserve">Conclusão para sentença</w:t>
              </w:r>
            </w:ins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0" w:lineRule="auto"/>
              <w:ind w:left="360" w:hanging="200"/>
              <w:rPr>
                <w:ins w:author="PAULO ROBERTO DA SILVA SOBRINHO" w:id="1" w:date="2026-09-23T20:20:05Z"/>
                <w:sz w:val="17"/>
                <w:szCs w:val="17"/>
                <w:highlight w:val="yellow"/>
              </w:rPr>
            </w:pPr>
            <w:ins w:author="PAULO ROBERTO DA SILVA SOBRINHO" w:id="1" w:date="2026-09-23T20:20:05Z">
              <w:r w:rsidDel="00000000" w:rsidR="00000000" w:rsidRPr="00000000">
                <w:rPr>
                  <w:sz w:val="17"/>
                  <w:szCs w:val="17"/>
                  <w:highlight w:val="yellow"/>
                  <w:rtl w:val="0"/>
                  <w:rPrChange w:author="PAULO ROBERTO DA SILVA SOBRINHO" w:id="2" w:date="2026-09-23T20:20:05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highlight w:val="yellow"/>
                      <w:u w:val="none"/>
                      <w:vertAlign w:val="baseline"/>
                    </w:rPr>
                  </w:rPrChange>
                </w:rPr>
                <w:t xml:space="preserve">Prolação de sentença</w:t>
              </w:r>
            </w:ins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>
                <w:del w:author="PAULO ROBERTO DA SILVA SOBRINHO" w:id="1" w:date="2026-09-23T20:20:05Z"/>
                <w:sz w:val="17"/>
                <w:szCs w:val="17"/>
                <w:highlight w:val="yellow"/>
                <w:u w:val="none"/>
                <w:rPrChange w:author="PAULO ROBERTO DA SILVA SOBRINHO" w:id="2" w:date="2026-09-23T20:20:05Z">
                  <w:rPr>
                    <w:highlight w:val="yellow"/>
                  </w:rPr>
                </w:rPrChange>
              </w:rPr>
              <w:pPrChange w:author="PAULO ROBERTO DA SILVA SOBRINHO" w:id="0" w:date="2026-09-23T20:20:05Z">
                <w:pPr>
                  <w:keepNext w:val="0"/>
                  <w:keepLines w:val="0"/>
                  <w:widowControl w:val="1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" w:before="0" w:line="240" w:lineRule="auto"/>
                  <w:ind w:left="360" w:right="0" w:hanging="200"/>
                  <w:jc w:val="left"/>
                </w:pPr>
              </w:pPrChange>
            </w:pPr>
            <w:del w:author="PAULO ROBERTO DA SILVA SOBRINHO" w:id="1" w:date="2026-09-23T20:20:05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e8f5e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7"/>
                <w:szCs w:val="17"/>
                <w:rtl w:val="0"/>
              </w:rPr>
              <w:t xml:space="preserve">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 designação de Encerramento de Instrução 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obrigatória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quando há diligências pendentes.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Após 3 dias: sem diligências + Julgamento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3 dias, há registro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highlight w:val="yellow"/>
                <w:rtl w:val="0"/>
              </w:rPr>
              <w:t xml:space="preserve">conclusão para sentença, prolação de sentença ou homologaç</w:t>
            </w: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ão de acordo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ou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marcaç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ão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Audiência de Julgamento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e8f5e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7"/>
                <w:szCs w:val="17"/>
                <w:rtl w:val="0"/>
              </w:rPr>
              <w:t xml:space="preserve">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Aplica-se quando não há diligências pendentes que exijam encerramento de instrução.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Após 3 dias: nenhum movimento + designa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3 dias,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nenhum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dos movimentos esperados foi registrado e é designada audiência de Instrução.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Movimentos esperados: perícia, ofício, carta, mandado, julgamento, conclusão ou sentença.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Ausência de movimento justificador torna a bipartição injustificada.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9a84c" w:space="0" w:sz="8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0a2342" w:val="clear"/>
            <w:tcMar>
              <w:top w:w="100.0" w:type="dxa"/>
              <w:left w:w="20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c96e"/>
                <w:sz w:val="22"/>
                <w:szCs w:val="22"/>
                <w:rtl w:val="0"/>
              </w:rPr>
              <w:t xml:space="preserve">📑  </w:t>
            </w:r>
            <w:commentRangeStart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Audiência de Instrução</w:t>
            </w:r>
            <w:commentRangeEnd w:id="3"/>
            <w:r>
              <w:rPr>
                <w:rStyle w:val="CommentReference"/>
              </w:rPr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Designa nova audiência de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O Magistrado designa outra audiência de Instrução.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ceae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7"/>
                <w:szCs w:val="17"/>
                <w:rtl w:val="0"/>
              </w:rPr>
              <w:t xml:space="preserve">ADIADA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99999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Regra geral de mesma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Movimentos de diligência registrados + Encerramento de Instrução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highlight w:val="yellow"/>
                <w:rtl w:val="0"/>
              </w:rPr>
              <w:t xml:space="preserve">Há registro de ao menos um dos movimentos</w:t>
            </w:r>
            <w:commentRangeStart w:id="8"/>
            <w:r w:rsidDel="00000000" w:rsidR="00000000" w:rsidRPr="00000000">
              <w:rPr>
                <w:sz w:val="17"/>
                <w:szCs w:val="17"/>
                <w:rtl w:val="0"/>
              </w:rPr>
              <w:t xml:space="preserve">, em até 3 dias úteis:</w:t>
            </w:r>
            <w:commentRangeEnd w:id="8"/>
            <w:r>
              <w:rPr>
                <w:rStyle w:val="CommentReference"/>
              </w:rPr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Perícia 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Expedição de ofício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Expedição de carta precatória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Expedição de mandado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e8f5e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7"/>
                <w:szCs w:val="17"/>
                <w:rtl w:val="0"/>
              </w:rPr>
              <w:t xml:space="preserve">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0" w:lineRule="auto"/>
              <w:jc w:val="left"/>
              <w:rPr/>
            </w:pPr>
            <w:commentRangeStart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Mesmos critérios aplicados à audiência UNA.</w:t>
            </w:r>
            <w:commentRangeEnd w:id="4"/>
            <w:r>
              <w:rPr>
                <w:rStyle w:val="CommentReference"/>
              </w:rPr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 diligências + Julgamento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Não há diligências pendentes e a Vara designa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Audiência de Julgamento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e8f5e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7"/>
                <w:szCs w:val="17"/>
                <w:rtl w:val="0"/>
              </w:rPr>
              <w:t xml:space="preserve">EFETIVA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Processo encaminhado para fase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22"/>
          <w:szCs w:val="22"/>
          <w:rtl w:val="0"/>
        </w:rPr>
        <w:t xml:space="preserve">Movimentos Monitorados (UNA e Instrução)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ins w:author="ERIC LOPES MELLO" w:id="3" w:date="2026-09-24T18:50:07Z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Perícia ativa</w:t>
      </w:r>
      <w:ins w:author="ERIC LOPES MELLO" w:id="3" w:date="2026-09-24T18:50:07Z">
        <w:commentRangeStart w:id="6"/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7"/>
            <w:szCs w:val="17"/>
            <w:u w:val="none"/>
            <w:shd w:fill="auto" w:val="clear"/>
            <w:vertAlign w:val="baseline"/>
            <w:rtl w:val="0"/>
          </w:rPr>
          <w:t xml:space="preserve"> (Perito designado e laudo da perícia em aberto (status != finalizado e prazo válido/prazo não vencido)</w:t>
        </w:r>
        <w:commentRangeEnd w:id="6"/>
        <w:r>
          <w:rPr>
            <w:rStyle w:val="CommentReference"/>
          </w:rPr>
          <w:commentReference w:id="6"/>
        </w:r>
      </w:ins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ERIC LOPES MELLO" w:id="4" w:date="2026-09-24T18:50:07Z">
            <w:rPr/>
          </w:rPrChange>
        </w:rPr>
        <w:pPrChange w:author="ERIC LOPES MELLO" w:id="0" w:date="2026-09-24T18:50:07Z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0" w:line="240" w:lineRule="auto"/>
            <w:ind w:left="360" w:right="0" w:hanging="200"/>
            <w:jc w:val="left"/>
          </w:pPr>
        </w:pPrChange>
      </w:pPr>
      <w:ins w:author="ERIC LOPES MELLO" w:id="3" w:date="2026-09-24T18:50:07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7"/>
            <w:szCs w:val="17"/>
            <w:u w:val="none"/>
            <w:shd w:fill="auto" w:val="clear"/>
            <w:vertAlign w:val="baseline"/>
            <w:rtl w:val="0"/>
          </w:rPr>
          <w:t xml:space="preserve">Prazo válido ou vencido, utilizar regras do painel de perícias do PAI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Expedição de ofício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Expedição de carta precatória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Expedição de mandado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Marcação de audiência de julgamento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Conclusão para sentença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ins w:author="ERIC LOPES MELLO" w:id="5" w:date="2026-09-24T18:47:59Z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Prolação de sentença</w:t>
      </w:r>
      <w:ins w:author="ERIC LOPES MELLO" w:id="5" w:date="2026-09-24T18:47:5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17"/>
          <w:szCs w:val="17"/>
          <w:u w:val="none"/>
          <w:rPrChange w:author="ERIC LOPES MELLO" w:id="6" w:date="2026-09-24T18:47:59Z">
            <w:rPr/>
          </w:rPrChange>
        </w:rPr>
        <w:pPrChange w:author="ERIC LOPES MELLO" w:id="0" w:date="2026-09-24T18:47:59Z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0" w:line="240" w:lineRule="auto"/>
            <w:ind w:left="360" w:right="0" w:hanging="200"/>
            <w:jc w:val="left"/>
          </w:pPr>
        </w:pPrChange>
      </w:pPr>
      <w:ins w:author="ERIC LOPES MELLO" w:id="5" w:date="2026-09-24T18:47:59Z">
        <w:commentRangeStart w:id="5"/>
        <w:r w:rsidDel="00000000" w:rsidR="00000000" w:rsidRPr="00000000">
          <w:rPr>
            <w:sz w:val="17"/>
            <w:szCs w:val="17"/>
            <w:rtl w:val="0"/>
            <w:rPrChange w:author="ERIC LOPES MELLO" w:id="6" w:date="2026-09-24T18:47:59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rPrChange>
          </w:rPr>
          <w:t xml:space="preserve">Homologação de acordo</w:t>
        </w:r>
        <w:commentRangeEnd w:id="5"/>
        <w:r>
          <w:rPr>
            <w:rStyle w:val="CommentReference"/>
          </w:rPr>
          <w:commentReference w:id="5"/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ic Mello" w:date="2026-09-24T21:23:50Z" w:initials="EM">
    <w:p w14:paraId="18A4516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1 (Inicial): e quando a Inicial não gera nenhuma audiência posterior, mas o processo se resolve por acordo homologado, desistência ou arquivamento por ausência do reclamante? A regra anterior classificava esses casos como Efetiva.</w:t>
      </w:r>
    </w:p>
  </w:comment>
  <w:comment w:id="1" w:author="Eric Mello" w:date="2026-09-24T21:23:50Z" w:initials="EM">
    <w:p w14:paraId="3B33B6F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1 (UNA): esta seção só cobre os casos em que uma nova audiência é designada (UNA ou Instrução). E quando a UNA não gera nenhuma audiência posterior porque o processo se resolveu (ex.: conclusão para sentença, sentença ou acordo homologado logo após a audiência)? A regra anterior classificava esses casos como Efetiva.</w:t>
      </w:r>
    </w:p>
  </w:comment>
  <w:comment w:id="2" w:author="Eric Mello" w:date="2026-09-24T21:23:50Z" w:initials="EM">
    <w:p w14:paraId="5D1D30F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2: esta seção cobre apenas "designa nova UNA" e "designa Instrução" (bipartição). Se, após a UNA, for designada diretamente audiência de Encerramento de Instrução ou de Julgamento, pulando a Instrução, qual é a classificação?</w:t>
      </w:r>
    </w:p>
  </w:comment>
  <w:comment w:id="3" w:author="Eric Mello" w:date="2026-09-24T21:23:50Z" w:initials="EM">
    <w:p w14:paraId="02BCCBB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3: esta seção define dois cenários de Efetiva (diligência + Encerramento de Instrução; sem diligência + Julgamento). Para a UNA existe um terceiro cenário explícito ("bipartição injustificada" = Adiada, quando nenhum movimento esperado ocorre). Para a Instrução, qual é a classificação quando nenhum dos dois cenários definidos se confirma?</w:t>
      </w:r>
    </w:p>
  </w:comment>
  <w:comment w:id="4" w:author="Eric Mello" w:date="2026-09-24T21:23:50Z" w:initials="EM">
    <w:p w14:paraId="01C2E66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4: o tipo de audiência "Instrução e Julgamento" (audiência única que já conclui com julgamento no mesmo ato) segue esta árvore de decisão da Instrução, ou tem regra própria (ex.: sempre Efetiva, por não depender de sinal posterior)?</w:t>
      </w:r>
    </w:p>
  </w:comment>
  <w:comment w:id="5" w:author="Eric Mello" w:date="2026-09-24T21:23:50Z" w:initials="EM">
    <w:p w14:paraId="674FB6B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5: "Prolação de sentença" inclui só a sentença de mérito (procedência, improcedência, procedência em parte) ou também a sentença terminativa (extinção sem resolução do mérito: indeferimento da inicial, abandono da causa, desistência, ausência de pressupostos processuais etc.)? A regra anterior considerava as duas.</w:t>
      </w:r>
    </w:p>
  </w:comment>
  <w:comment w:id="6" w:author="Eric Mello" w:date="2026-09-24T21:23:50Z" w:initials="EM">
    <w:p w14:paraId="2C87047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6: (a) essa situação deve ser verificada no fim do prazo de 3 dias úteis após a audiência, ou na data em que o indicador é apurado? Na segunda opção, uma perícia cujo laudo já foi entregue deixa de contar, e o resultado muda conforme a data da apuração. (b) a perícia precisa ter sido designada dentro desses 3 dias úteis, ou basta existir uma perícia ativa no processo?</w:t>
      </w:r>
    </w:p>
  </w:comment>
  <w:comment w:id="7" w:author="Eric Mello" w:date="2026-09-24T21:23:51Z" w:initials="EM">
    <w:p w14:paraId="5033FA6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7: esta lista (UNA, Instrução, Encerramento de Instrução, Julgamento) é exaustiva — vale só para esses quatro tipos — ou vale para qualquer audiência subsequente (incluindo Conciliação e Mediação)?</w:t>
      </w:r>
    </w:p>
  </w:comment>
  <w:comment w:id="8" w:author="Eric Mello" w:date="2026-09-24T21:23:51Z" w:initials="EM">
    <w:p w14:paraId="7373BC1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8: para contar os dias úteis, suspensões que valem só para um município (não o estado inteiro) também devem ser consideradas, para as Varas daquele município?</w:t>
      </w:r>
    </w:p>
  </w:comment>
  <w:comment w:id="9" w:author="Eric Mello" w:date="2026-09-24T21:23:51Z" w:initials="EM">
    <w:p w14:paraId="42DD498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DÚVIDA 9: os tipos de audiência "Una - RS" e "UNA-RS ou Justificação Prévia" (cadastrados em pje.tb_tipo_audiencia) foram tratados como UNA de rito sumário nesta análise. Isso está correto? Se "RS" tiver outro significado, pedimos informar.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A4516F" w15:done="0"/>
  <w15:commentEx w15:paraId="3B33B6FD" w15:done="0"/>
  <w15:commentEx w15:paraId="5D1D30FE" w15:done="0"/>
  <w15:commentEx w15:paraId="02BCCBB6" w15:done="0"/>
  <w15:commentEx w15:paraId="01C2E66E" w15:done="0"/>
  <w15:commentEx w15:paraId="674FB6B1" w15:done="0"/>
  <w15:commentEx w15:paraId="2C87047E" w15:done="0"/>
  <w15:commentEx w15:paraId="5033FA66" w15:done="0"/>
  <w15:commentEx w15:paraId="7373BC1C" w15:done="0"/>
  <w15:commentEx w15:paraId="42DD49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A9511AE" w16cex:dateUtc="2026-09-24T21:23:50Z"/>
  <w16cex:commentExtensible w16cex:durableId="3A922317" w16cex:dateUtc="2026-09-24T21:23:50Z"/>
  <w16cex:commentExtensible w16cex:durableId="67D81166" w16cex:dateUtc="2026-09-24T21:23:50Z"/>
  <w16cex:commentExtensible w16cex:durableId="5B3BA305" w16cex:dateUtc="2026-09-24T21:23:50Z"/>
  <w16cex:commentExtensible w16cex:durableId="1203C69D" w16cex:dateUtc="2026-09-24T21:23:50Z"/>
  <w16cex:commentExtensible w16cex:durableId="68CF472C" w16cex:dateUtc="2026-09-24T21:23:50Z"/>
  <w16cex:commentExtensible w16cex:durableId="2D7804DD" w16cex:dateUtc="2026-09-24T21:23:50Z"/>
  <w16cex:commentExtensible w16cex:durableId="67BE71E5" w16cex:dateUtc="2026-09-24T21:23:51Z"/>
  <w16cex:commentExtensible w16cex:durableId="27FD3E4B" w16cex:dateUtc="2026-09-24T21:23:51Z"/>
  <w16cex:commentExtensible w16cex:durableId="25C16CFE" w16cex:dateUtc="2026-09-24T21:23:5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A4516F" w16cid:durableId="7A9511AE"/>
  <w16cid:commentId w16cid:paraId="3B33B6FD" w16cid:durableId="3A922317"/>
  <w16cid:commentId w16cid:paraId="5D1D30FE" w16cid:durableId="67D81166"/>
  <w16cid:commentId w16cid:paraId="02BCCBB6" w16cid:durableId="5B3BA305"/>
  <w16cid:commentId w16cid:paraId="01C2E66E" w16cid:durableId="1203C69D"/>
  <w16cid:commentId w16cid:paraId="674FB6B1" w16cid:durableId="68CF472C"/>
  <w16cid:commentId w16cid:paraId="2C87047E" w16cid:durableId="2D7804DD"/>
  <w16cid:commentId w16cid:paraId="5033FA66" w16cid:durableId="67BE71E5"/>
  <w16cid:commentId w16cid:paraId="7373BC1C" w16cid:durableId="27FD3E4B"/>
  <w16cid:commentId w16cid:paraId="42DD4980" w16cid:durableId="25C16CFE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color="d0d9e8" w:space="6" w:sz="4" w:val="single"/>
      </w:pBdr>
      <w:spacing w:after="0"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c9a84c" w:space="6" w:sz="6" w:val="single"/>
      </w:pBdr>
      <w:spacing w:after="120" w:before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2563a8"/>
        <w:sz w:val="28"/>
        <w:szCs w:val="28"/>
        <w:rtl w:val="0"/>
      </w:rPr>
      <w:t xml:space="preserve">PAI  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 — Painel de Autoinspeção   |   Corregedoria · Critérios de Classificação de Audiências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